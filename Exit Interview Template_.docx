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C794" w14:textId="77777777" w:rsidR="00BC3C12" w:rsidRDefault="00BC3C12">
      <w:pPr>
        <w:rPr>
          <w:lang w:val="en-GB"/>
        </w:rPr>
      </w:pPr>
    </w:p>
    <w:p w14:paraId="71B36A22" w14:textId="77777777" w:rsidR="00AF7A39" w:rsidRDefault="00AF7A39" w:rsidP="00AF7A39">
      <w:pPr>
        <w:spacing w:line="240" w:lineRule="auto"/>
        <w:rPr>
          <w:lang w:val="en-GB"/>
        </w:rPr>
      </w:pPr>
    </w:p>
    <w:p w14:paraId="4DDBD6D3" w14:textId="3888C326" w:rsidR="00BC3C12" w:rsidRPr="00AF7A39" w:rsidRDefault="00665CF2" w:rsidP="00AF7A39">
      <w:pPr>
        <w:spacing w:line="240" w:lineRule="auto"/>
        <w:rPr>
          <w:rFonts w:ascii="Arsenal" w:hAnsi="Arsenal"/>
          <w:b/>
          <w:bCs/>
          <w:color w:val="B29758"/>
          <w:sz w:val="32"/>
          <w:szCs w:val="32"/>
          <w:lang w:val="en-GB"/>
        </w:rPr>
      </w:pPr>
      <w:r w:rsidRPr="00AF7A39">
        <w:rPr>
          <w:rFonts w:ascii="Arsenal" w:hAnsi="Arsenal"/>
          <w:b/>
          <w:bCs/>
          <w:color w:val="B29758"/>
          <w:sz w:val="32"/>
          <w:szCs w:val="32"/>
          <w:lang w:val="en-GB"/>
        </w:rPr>
        <w:t>EXIT INTERVIEW FORM</w:t>
      </w:r>
    </w:p>
    <w:p w14:paraId="5AB2A337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1: Employee Information</w:t>
      </w:r>
    </w:p>
    <w:p w14:paraId="122C5784" w14:textId="26E31719" w:rsidR="00665CF2" w:rsidRPr="00ED664C" w:rsidRDefault="00665CF2" w:rsidP="00665CF2">
      <w:pPr>
        <w:rPr>
          <w:rFonts w:ascii="Arsenal" w:hAnsi="Arsenal"/>
          <w:color w:val="EE0000"/>
        </w:rPr>
      </w:pPr>
      <w:r w:rsidRPr="00ED664C">
        <w:rPr>
          <w:rFonts w:ascii="Arsenal" w:hAnsi="Arsenal"/>
          <w:color w:val="EE0000"/>
        </w:rPr>
        <w:t>Employee Name: ________________________________</w:t>
      </w:r>
    </w:p>
    <w:p w14:paraId="4A2610F5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Employee ID: ________________________________</w:t>
      </w:r>
    </w:p>
    <w:p w14:paraId="31657513" w14:textId="77777777" w:rsidR="00665CF2" w:rsidRPr="00ED664C" w:rsidRDefault="00665CF2" w:rsidP="00665CF2">
      <w:pPr>
        <w:rPr>
          <w:rFonts w:ascii="Arsenal" w:hAnsi="Arsenal"/>
          <w:color w:val="EE0000"/>
        </w:rPr>
      </w:pPr>
      <w:r w:rsidRPr="00ED664C">
        <w:rPr>
          <w:rFonts w:ascii="Arsenal" w:hAnsi="Arsenal"/>
          <w:color w:val="EE0000"/>
        </w:rPr>
        <w:t>Job Title: ________________________________</w:t>
      </w:r>
    </w:p>
    <w:p w14:paraId="1C492D3A" w14:textId="77777777" w:rsidR="00665CF2" w:rsidRPr="00ED664C" w:rsidRDefault="00665CF2" w:rsidP="00665CF2">
      <w:pPr>
        <w:rPr>
          <w:rFonts w:ascii="Arsenal" w:hAnsi="Arsenal"/>
          <w:color w:val="EE0000"/>
        </w:rPr>
      </w:pPr>
      <w:r w:rsidRPr="00ED664C">
        <w:rPr>
          <w:rFonts w:ascii="Arsenal" w:hAnsi="Arsenal"/>
          <w:color w:val="EE0000"/>
        </w:rPr>
        <w:t>Department / Business Unit: ________________________________</w:t>
      </w:r>
    </w:p>
    <w:p w14:paraId="11FFCDCA" w14:textId="77777777" w:rsidR="00665CF2" w:rsidRPr="00ED664C" w:rsidRDefault="00665CF2" w:rsidP="00665CF2">
      <w:pPr>
        <w:rPr>
          <w:rFonts w:ascii="Arsenal" w:hAnsi="Arsenal"/>
          <w:color w:val="EE0000"/>
        </w:rPr>
      </w:pPr>
      <w:r w:rsidRPr="00ED664C">
        <w:rPr>
          <w:rFonts w:ascii="Arsenal" w:hAnsi="Arsenal"/>
          <w:color w:val="EE0000"/>
        </w:rPr>
        <w:t>Last Working Day: ________________________________</w:t>
      </w:r>
    </w:p>
    <w:p w14:paraId="1D8686EB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Interview Conducted By: ________________________________</w:t>
      </w:r>
    </w:p>
    <w:p w14:paraId="4CF2A941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Interview Date: ________________________________</w:t>
      </w:r>
    </w:p>
    <w:p w14:paraId="1454122F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Information provided will be treated confidentially and used for improvement purposes only.</w:t>
      </w:r>
    </w:p>
    <w:p w14:paraId="784A5A4E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2: Reason for Leaving</w:t>
      </w:r>
    </w:p>
    <w:p w14:paraId="57775C3E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Primary reason for leaving (select one):</w:t>
      </w:r>
    </w:p>
    <w:p w14:paraId="191AA4BF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Better career opportunity</w:t>
      </w:r>
    </w:p>
    <w:p w14:paraId="2E2EEE48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Compensation &amp; benefits</w:t>
      </w:r>
    </w:p>
    <w:p w14:paraId="59781127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Work-life balance</w:t>
      </w:r>
    </w:p>
    <w:p w14:paraId="6E36EC91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Personal / family reasons</w:t>
      </w:r>
    </w:p>
    <w:p w14:paraId="4C1E69FD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Relocation</w:t>
      </w:r>
    </w:p>
    <w:p w14:paraId="45D4FDBB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Management / leadership issues</w:t>
      </w:r>
    </w:p>
    <w:p w14:paraId="1716BB37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Job role did not meet expectations</w:t>
      </w:r>
    </w:p>
    <w:p w14:paraId="5E18DD02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Organizational changes / restructuring</w:t>
      </w:r>
    </w:p>
    <w:p w14:paraId="7AE3801F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End of contract</w:t>
      </w:r>
    </w:p>
    <w:p w14:paraId="04B722C5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Retirement</w:t>
      </w:r>
    </w:p>
    <w:p w14:paraId="713D85D6" w14:textId="1C95F68D" w:rsidR="005064D0" w:rsidRPr="00AF7A39" w:rsidRDefault="00665CF2" w:rsidP="00AF7A39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Other (please specify): ________________________________</w:t>
      </w:r>
    </w:p>
    <w:p w14:paraId="052ECE1E" w14:textId="459B9AF4" w:rsidR="00665CF2" w:rsidDel="00525F34" w:rsidRDefault="00665CF2" w:rsidP="00665CF2">
      <w:pPr>
        <w:rPr>
          <w:del w:id="0" w:author="Hiba Al Khanjari" w:date="2025-12-24T16:52:00Z" w16du:dateUtc="2025-12-24T12:52:00Z"/>
          <w:rFonts w:ascii="Arsenal" w:hAnsi="Arsenal"/>
        </w:rPr>
      </w:pPr>
      <w:del w:id="1" w:author="Hiba Al Khanjari" w:date="2025-12-24T16:52:00Z" w16du:dateUtc="2025-12-24T12:52:00Z">
        <w:r w:rsidRPr="00AF7A39" w:rsidDel="00525F34">
          <w:rPr>
            <w:rFonts w:ascii="Arsenal" w:hAnsi="Arsenal"/>
          </w:rPr>
          <w:delText xml:space="preserve">Was this decision voluntary?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Yes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</w:delText>
        </w:r>
        <w:commentRangeStart w:id="2"/>
        <w:r w:rsidRPr="00AF7A39" w:rsidDel="00525F34">
          <w:rPr>
            <w:rFonts w:ascii="Arsenal" w:hAnsi="Arsenal"/>
          </w:rPr>
          <w:delText>No</w:delText>
        </w:r>
      </w:del>
      <w:commentRangeEnd w:id="2"/>
      <w:r w:rsidR="00525F34">
        <w:rPr>
          <w:rStyle w:val="CommentReference"/>
        </w:rPr>
        <w:commentReference w:id="2"/>
      </w:r>
    </w:p>
    <w:p w14:paraId="321CE279" w14:textId="77777777" w:rsidR="00AF7A39" w:rsidRDefault="00AF7A39" w:rsidP="00665CF2">
      <w:pPr>
        <w:rPr>
          <w:rFonts w:ascii="Arsenal" w:hAnsi="Arsenal"/>
        </w:rPr>
      </w:pPr>
    </w:p>
    <w:p w14:paraId="53E63671" w14:textId="77777777" w:rsidR="00AF7A39" w:rsidRDefault="00AF7A39" w:rsidP="00665CF2">
      <w:pPr>
        <w:rPr>
          <w:rFonts w:ascii="Arsenal" w:hAnsi="Arsenal"/>
        </w:rPr>
      </w:pPr>
    </w:p>
    <w:p w14:paraId="01ADBABA" w14:textId="77777777" w:rsidR="00AF7A39" w:rsidRPr="00AF7A39" w:rsidRDefault="00AF7A39" w:rsidP="00665CF2">
      <w:pPr>
        <w:rPr>
          <w:rFonts w:ascii="Arsenal" w:hAnsi="Arsenal"/>
        </w:rPr>
      </w:pPr>
    </w:p>
    <w:p w14:paraId="6FA61184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3: New Opportunity (Optional)</w:t>
      </w:r>
    </w:p>
    <w:p w14:paraId="50FAD844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 xml:space="preserve">Are you joining another organization?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Yes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No</w:t>
      </w:r>
    </w:p>
    <w:p w14:paraId="42478517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Industry: ________________________________</w:t>
      </w:r>
    </w:p>
    <w:p w14:paraId="4CC99BC5" w14:textId="733465D9" w:rsidR="00665CF2" w:rsidRPr="00AF7A39" w:rsidDel="00525F34" w:rsidRDefault="00665CF2" w:rsidP="00665CF2">
      <w:pPr>
        <w:rPr>
          <w:del w:id="3" w:author="Hiba Al Khanjari" w:date="2025-12-24T16:53:00Z" w16du:dateUtc="2025-12-24T12:53:00Z"/>
          <w:rFonts w:ascii="Arsenal" w:hAnsi="Arsenal"/>
        </w:rPr>
      </w:pPr>
      <w:commentRangeStart w:id="4"/>
      <w:del w:id="5" w:author="Hiba Al Khanjari" w:date="2025-12-24T16:53:00Z" w16du:dateUtc="2025-12-24T12:53:00Z">
        <w:r w:rsidRPr="00AF7A39" w:rsidDel="00525F34">
          <w:rPr>
            <w:rFonts w:ascii="Arsenal" w:hAnsi="Arsenal"/>
          </w:rPr>
          <w:delText xml:space="preserve">New role level compared to current role: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Higher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Same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Lower</w:delText>
        </w:r>
      </w:del>
      <w:commentRangeEnd w:id="4"/>
      <w:r w:rsidR="00525F34">
        <w:rPr>
          <w:rStyle w:val="CommentReference"/>
        </w:rPr>
        <w:commentReference w:id="4"/>
      </w:r>
    </w:p>
    <w:p w14:paraId="6D69BB4A" w14:textId="4667C4DA" w:rsidR="00665CF2" w:rsidRPr="001C16A3" w:rsidRDefault="00665CF2" w:rsidP="00665CF2">
      <w:pPr>
        <w:rPr>
          <w:rFonts w:ascii="Arsenal" w:hAnsi="Arsenal"/>
          <w:color w:val="EE0000"/>
        </w:rPr>
      </w:pPr>
      <w:r w:rsidRPr="001C16A3">
        <w:rPr>
          <w:rFonts w:ascii="Arsenal" w:hAnsi="Arsenal"/>
          <w:color w:val="EE0000"/>
        </w:rPr>
        <w:t xml:space="preserve">Key </w:t>
      </w:r>
      <w:r w:rsidR="00AF7A39" w:rsidRPr="001C16A3">
        <w:rPr>
          <w:rFonts w:ascii="Arsenal" w:hAnsi="Arsenal"/>
          <w:color w:val="EE0000"/>
        </w:rPr>
        <w:t>factors</w:t>
      </w:r>
      <w:r w:rsidRPr="001C16A3">
        <w:rPr>
          <w:rFonts w:ascii="Arsenal" w:hAnsi="Arsenal"/>
          <w:color w:val="EE0000"/>
        </w:rPr>
        <w:t xml:space="preserve"> influencing your decision to accept the new role:</w:t>
      </w:r>
    </w:p>
    <w:p w14:paraId="0C430736" w14:textId="77777777" w:rsidR="00665CF2" w:rsidRPr="00AF7A39" w:rsidRDefault="00665CF2" w:rsidP="00665CF2">
      <w:pPr>
        <w:rPr>
          <w:rFonts w:ascii="Arsenal" w:hAnsi="Arsenal"/>
        </w:rPr>
      </w:pPr>
      <w:r w:rsidRPr="001C16A3">
        <w:rPr>
          <w:rFonts w:ascii="Arsenal" w:hAnsi="Arsenal"/>
          <w:color w:val="EE0000"/>
        </w:rPr>
        <w:t>____________________________________________________</w:t>
      </w:r>
    </w:p>
    <w:p w14:paraId="027869E1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4: Job &amp; Role Experience</w:t>
      </w:r>
    </w:p>
    <w:p w14:paraId="6082863F" w14:textId="01628F21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 xml:space="preserve">Please rate the following (1 = Very Dissatisfied, </w:t>
      </w:r>
      <w:r w:rsidR="00AF7A39" w:rsidRPr="00AF7A39">
        <w:rPr>
          <w:rFonts w:ascii="Arsenal" w:hAnsi="Arsenal"/>
        </w:rPr>
        <w:t xml:space="preserve">2=Dissatisfied ,3= Neutral, 4=Satisfied, </w:t>
      </w:r>
      <w:r w:rsidRPr="00AF7A39">
        <w:rPr>
          <w:rFonts w:ascii="Arsenal" w:hAnsi="Arsenal"/>
        </w:rPr>
        <w:t>5 = Very Satisfied):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5CF2" w:rsidRPr="00AF7A39" w14:paraId="3B6ACA50" w14:textId="77777777" w:rsidTr="0008755B">
        <w:tc>
          <w:tcPr>
            <w:tcW w:w="1440" w:type="dxa"/>
          </w:tcPr>
          <w:p w14:paraId="0A6510DC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Area</w:t>
            </w:r>
          </w:p>
        </w:tc>
        <w:tc>
          <w:tcPr>
            <w:tcW w:w="1440" w:type="dxa"/>
          </w:tcPr>
          <w:p w14:paraId="6244769A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1</w:t>
            </w:r>
          </w:p>
        </w:tc>
        <w:tc>
          <w:tcPr>
            <w:tcW w:w="1440" w:type="dxa"/>
          </w:tcPr>
          <w:p w14:paraId="7786D200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2</w:t>
            </w:r>
          </w:p>
        </w:tc>
        <w:tc>
          <w:tcPr>
            <w:tcW w:w="1440" w:type="dxa"/>
          </w:tcPr>
          <w:p w14:paraId="0A3344F6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3</w:t>
            </w:r>
          </w:p>
        </w:tc>
        <w:tc>
          <w:tcPr>
            <w:tcW w:w="1440" w:type="dxa"/>
          </w:tcPr>
          <w:p w14:paraId="6BE947B0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4</w:t>
            </w:r>
          </w:p>
        </w:tc>
        <w:tc>
          <w:tcPr>
            <w:tcW w:w="1440" w:type="dxa"/>
          </w:tcPr>
          <w:p w14:paraId="6F701F39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5</w:t>
            </w:r>
          </w:p>
        </w:tc>
      </w:tr>
      <w:tr w:rsidR="00665CF2" w:rsidRPr="00AF7A39" w14:paraId="5CE24C5D" w14:textId="77777777" w:rsidTr="0008755B">
        <w:tc>
          <w:tcPr>
            <w:tcW w:w="1440" w:type="dxa"/>
          </w:tcPr>
          <w:p w14:paraId="0AE03B9A" w14:textId="379AF202" w:rsidR="00665CF2" w:rsidRPr="00AF7A39" w:rsidRDefault="005064D0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1.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Clarity of job role &amp; responsibilities</w:t>
            </w:r>
          </w:p>
        </w:tc>
        <w:tc>
          <w:tcPr>
            <w:tcW w:w="1440" w:type="dxa"/>
          </w:tcPr>
          <w:p w14:paraId="575B42EF" w14:textId="77777777" w:rsidR="00665CF2" w:rsidRPr="00AF7A39" w:rsidRDefault="00665CF2" w:rsidP="0008755B">
            <w:pPr>
              <w:rPr>
                <w:rFonts w:ascii="Arsenal" w:hAnsi="Arsen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323A94F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6A231769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5F45FD92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1B1DAF7F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7D0DA6F5" w14:textId="77777777" w:rsidTr="0008755B">
        <w:tc>
          <w:tcPr>
            <w:tcW w:w="1440" w:type="dxa"/>
          </w:tcPr>
          <w:p w14:paraId="70987296" w14:textId="3163DE03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2.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Workload</w:t>
            </w:r>
          </w:p>
        </w:tc>
        <w:tc>
          <w:tcPr>
            <w:tcW w:w="1440" w:type="dxa"/>
          </w:tcPr>
          <w:p w14:paraId="2370C66D" w14:textId="77777777" w:rsidR="00665CF2" w:rsidRPr="00AF7A39" w:rsidRDefault="00665CF2" w:rsidP="0008755B">
            <w:pPr>
              <w:rPr>
                <w:rFonts w:ascii="Arsenal" w:hAnsi="Arsen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87906A9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16014AAD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4A9A9B0D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283B1126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7C7CFA4E" w14:textId="77777777" w:rsidTr="0008755B">
        <w:tc>
          <w:tcPr>
            <w:tcW w:w="1440" w:type="dxa"/>
          </w:tcPr>
          <w:p w14:paraId="0FCB0223" w14:textId="53485385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3.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Tools &amp; resources provided</w:t>
            </w:r>
          </w:p>
        </w:tc>
        <w:tc>
          <w:tcPr>
            <w:tcW w:w="1440" w:type="dxa"/>
          </w:tcPr>
          <w:p w14:paraId="7A1DB960" w14:textId="77777777" w:rsidR="00665CF2" w:rsidRPr="00AF7A39" w:rsidRDefault="00665CF2" w:rsidP="0008755B">
            <w:pPr>
              <w:rPr>
                <w:rFonts w:ascii="Arsenal" w:hAnsi="Arsen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15D8EB6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5D38B940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6427C3FC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64967E6D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1F4F0A81" w14:textId="77777777" w:rsidTr="0008755B">
        <w:tc>
          <w:tcPr>
            <w:tcW w:w="1440" w:type="dxa"/>
          </w:tcPr>
          <w:p w14:paraId="619B72F4" w14:textId="0914EAB5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4.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Training &amp; development opportunities</w:t>
            </w:r>
          </w:p>
        </w:tc>
        <w:tc>
          <w:tcPr>
            <w:tcW w:w="1440" w:type="dxa"/>
          </w:tcPr>
          <w:p w14:paraId="2395D4C8" w14:textId="77777777" w:rsidR="00665CF2" w:rsidRPr="00AF7A39" w:rsidRDefault="00665CF2" w:rsidP="0008755B">
            <w:pPr>
              <w:rPr>
                <w:rFonts w:ascii="Arsenal" w:hAnsi="Arsen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10C3D7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0C35D804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08ACBAD1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6587A197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3D3BD894" w14:textId="77777777" w:rsidTr="0008755B">
        <w:tc>
          <w:tcPr>
            <w:tcW w:w="1440" w:type="dxa"/>
          </w:tcPr>
          <w:p w14:paraId="3652B8E0" w14:textId="0B4EFBA0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5.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Career growth opportunities</w:t>
            </w:r>
          </w:p>
        </w:tc>
        <w:tc>
          <w:tcPr>
            <w:tcW w:w="1440" w:type="dxa"/>
          </w:tcPr>
          <w:p w14:paraId="1E8B4431" w14:textId="77777777" w:rsidR="00665CF2" w:rsidRPr="00AF7A39" w:rsidRDefault="00665CF2" w:rsidP="0008755B">
            <w:pPr>
              <w:rPr>
                <w:rFonts w:ascii="Arsenal" w:hAnsi="Arsen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FC3C4F8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74684EA2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609D964F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189C3F7A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</w:tbl>
    <w:p w14:paraId="3BF07484" w14:textId="77777777" w:rsidR="00665CF2" w:rsidRPr="00E97AB0" w:rsidRDefault="00665CF2" w:rsidP="00665CF2">
      <w:pPr>
        <w:pBdr>
          <w:bottom w:val="single" w:sz="12" w:space="1" w:color="auto"/>
        </w:pBdr>
        <w:rPr>
          <w:rFonts w:ascii="Arsenal" w:hAnsi="Arsenal"/>
          <w:color w:val="EE0000"/>
        </w:rPr>
      </w:pPr>
      <w:r w:rsidRPr="00E97AB0">
        <w:rPr>
          <w:rFonts w:ascii="Arsenal" w:hAnsi="Arsenal"/>
          <w:color w:val="EE0000"/>
        </w:rPr>
        <w:t>Comments (if any):</w:t>
      </w:r>
    </w:p>
    <w:p w14:paraId="5E37AB74" w14:textId="77777777" w:rsidR="00AF7A39" w:rsidRPr="00AF7A39" w:rsidRDefault="00AF7A39" w:rsidP="00665CF2">
      <w:pPr>
        <w:rPr>
          <w:rFonts w:ascii="Arsenal" w:hAnsi="Arsenal"/>
        </w:rPr>
      </w:pPr>
    </w:p>
    <w:p w14:paraId="1E05F144" w14:textId="77777777" w:rsidR="00AF7A39" w:rsidRPr="00AF7A39" w:rsidRDefault="00AF7A39" w:rsidP="00665CF2">
      <w:pPr>
        <w:rPr>
          <w:rFonts w:ascii="Arsenal" w:hAnsi="Arsenal"/>
        </w:rPr>
      </w:pPr>
    </w:p>
    <w:p w14:paraId="1F74651F" w14:textId="77777777" w:rsidR="00AF7A39" w:rsidRPr="00AF7A39" w:rsidRDefault="00AF7A39" w:rsidP="00665CF2">
      <w:pPr>
        <w:rPr>
          <w:rFonts w:ascii="Arsenal" w:hAnsi="Arsenal"/>
        </w:rPr>
      </w:pPr>
    </w:p>
    <w:p w14:paraId="74DD213E" w14:textId="77777777" w:rsidR="00AF7A39" w:rsidRDefault="00AF7A39" w:rsidP="00665CF2">
      <w:pPr>
        <w:rPr>
          <w:ins w:id="6" w:author="Hiba Al Khanjari" w:date="2025-12-24T16:53:00Z" w16du:dateUtc="2025-12-24T12:53:00Z"/>
          <w:rFonts w:ascii="Arsenal" w:hAnsi="Arsenal"/>
        </w:rPr>
      </w:pPr>
    </w:p>
    <w:p w14:paraId="7DBF967D" w14:textId="77777777" w:rsidR="00525F34" w:rsidRDefault="00525F34" w:rsidP="00665CF2">
      <w:pPr>
        <w:rPr>
          <w:ins w:id="7" w:author="Hiba Al Khanjari" w:date="2025-12-24T16:53:00Z" w16du:dateUtc="2025-12-24T12:53:00Z"/>
          <w:rFonts w:ascii="Arsenal" w:hAnsi="Arsenal"/>
        </w:rPr>
      </w:pPr>
    </w:p>
    <w:p w14:paraId="0A8C7417" w14:textId="77777777" w:rsidR="00525F34" w:rsidRDefault="00525F34" w:rsidP="00665CF2">
      <w:pPr>
        <w:rPr>
          <w:ins w:id="8" w:author="Hiba Al Khanjari" w:date="2025-12-24T16:53:00Z" w16du:dateUtc="2025-12-24T12:53:00Z"/>
          <w:rFonts w:ascii="Arsenal" w:hAnsi="Arsenal"/>
        </w:rPr>
      </w:pPr>
    </w:p>
    <w:p w14:paraId="564C4D1C" w14:textId="77777777" w:rsidR="00525F34" w:rsidRDefault="00525F34" w:rsidP="00665CF2">
      <w:pPr>
        <w:rPr>
          <w:ins w:id="9" w:author="Hiba Al Khanjari" w:date="2025-12-24T16:53:00Z" w16du:dateUtc="2025-12-24T12:53:00Z"/>
          <w:rFonts w:ascii="Arsenal" w:hAnsi="Arsenal"/>
        </w:rPr>
      </w:pPr>
    </w:p>
    <w:p w14:paraId="75DB6289" w14:textId="77777777" w:rsidR="00525F34" w:rsidRDefault="00525F34" w:rsidP="00665CF2">
      <w:pPr>
        <w:rPr>
          <w:ins w:id="10" w:author="Hiba Al Khanjari" w:date="2025-12-24T16:53:00Z" w16du:dateUtc="2025-12-24T12:53:00Z"/>
          <w:rFonts w:ascii="Arsenal" w:hAnsi="Arsenal"/>
        </w:rPr>
      </w:pPr>
    </w:p>
    <w:p w14:paraId="76072E9C" w14:textId="77777777" w:rsidR="00525F34" w:rsidRPr="00AF7A39" w:rsidRDefault="00525F34" w:rsidP="00665CF2">
      <w:pPr>
        <w:rPr>
          <w:rFonts w:ascii="Arsenal" w:hAnsi="Arsenal"/>
        </w:rPr>
      </w:pPr>
    </w:p>
    <w:p w14:paraId="6ECDF4C1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5: Management &amp; Leadership</w:t>
      </w:r>
    </w:p>
    <w:p w14:paraId="6E33739E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How would you rate your relationship with your line manager?</w:t>
      </w:r>
    </w:p>
    <w:p w14:paraId="46E756A1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Excellent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Good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Fair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Poor</w:t>
      </w:r>
    </w:p>
    <w:p w14:paraId="33F33D6C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Provided regular feedback</w:t>
      </w:r>
    </w:p>
    <w:p w14:paraId="15883765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Supported my development</w:t>
      </w:r>
    </w:p>
    <w:p w14:paraId="25C1EB65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Treated employees fairly</w:t>
      </w:r>
    </w:p>
    <w:p w14:paraId="1B704308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Communicated expectations clearly</w:t>
      </w:r>
    </w:p>
    <w:p w14:paraId="3CC84C5E" w14:textId="77777777" w:rsidR="00665CF2" w:rsidRPr="00E97AB0" w:rsidRDefault="00665CF2" w:rsidP="00665CF2">
      <w:pPr>
        <w:rPr>
          <w:rFonts w:ascii="Arsenal" w:hAnsi="Arsenal"/>
          <w:color w:val="EE0000"/>
        </w:rPr>
      </w:pPr>
      <w:r w:rsidRPr="00E97AB0">
        <w:rPr>
          <w:rFonts w:ascii="Arsenal" w:hAnsi="Arsenal"/>
          <w:color w:val="EE0000"/>
        </w:rPr>
        <w:t>What could management have done differently?</w:t>
      </w:r>
    </w:p>
    <w:p w14:paraId="6B269068" w14:textId="77777777" w:rsidR="00665CF2" w:rsidRPr="00AF7A39" w:rsidRDefault="00665CF2" w:rsidP="00665CF2">
      <w:pPr>
        <w:rPr>
          <w:rFonts w:ascii="Arsenal" w:hAnsi="Arsenal"/>
        </w:rPr>
      </w:pPr>
      <w:r w:rsidRPr="00E97AB0">
        <w:rPr>
          <w:rFonts w:ascii="Arsenal" w:hAnsi="Arsenal"/>
          <w:color w:val="EE0000"/>
        </w:rPr>
        <w:t>____________________________________________________</w:t>
      </w:r>
    </w:p>
    <w:p w14:paraId="417ED2F4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6: Compensation &amp; Benefits</w:t>
      </w:r>
    </w:p>
    <w:p w14:paraId="396FA725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 xml:space="preserve">Satisfaction with compensation: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Very Satisfied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Satisfied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Neutral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Dissatisfied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Very Dissatisfied</w:t>
      </w:r>
    </w:p>
    <w:p w14:paraId="0B6BFB61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Satisfaction with benefits (leave, medical, allowances, staff privileges, etc.):</w:t>
      </w:r>
    </w:p>
    <w:p w14:paraId="48976FE9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Very Satisfied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Satisfied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Neutral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Dissatisfied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Very Dissatisfied</w:t>
      </w:r>
    </w:p>
    <w:p w14:paraId="74AD15E8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 xml:space="preserve">Did compensation influence your decision to leave?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Yes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No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Partially</w:t>
      </w:r>
    </w:p>
    <w:p w14:paraId="2F2E6470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7: Work Environment &amp; Culture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9"/>
        <w:gridCol w:w="1440"/>
        <w:gridCol w:w="1440"/>
        <w:gridCol w:w="1440"/>
        <w:gridCol w:w="1440"/>
        <w:gridCol w:w="1440"/>
      </w:tblGrid>
      <w:tr w:rsidR="00665CF2" w:rsidRPr="00AF7A39" w14:paraId="04490FD0" w14:textId="77777777" w:rsidTr="0008755B">
        <w:tc>
          <w:tcPr>
            <w:tcW w:w="1440" w:type="dxa"/>
          </w:tcPr>
          <w:p w14:paraId="21CFD99B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Statement</w:t>
            </w:r>
          </w:p>
        </w:tc>
        <w:tc>
          <w:tcPr>
            <w:tcW w:w="1440" w:type="dxa"/>
          </w:tcPr>
          <w:p w14:paraId="3DDBDCA3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Strongly Agree</w:t>
            </w:r>
          </w:p>
        </w:tc>
        <w:tc>
          <w:tcPr>
            <w:tcW w:w="1440" w:type="dxa"/>
          </w:tcPr>
          <w:p w14:paraId="36AC1E13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Agree</w:t>
            </w:r>
          </w:p>
        </w:tc>
        <w:tc>
          <w:tcPr>
            <w:tcW w:w="1440" w:type="dxa"/>
          </w:tcPr>
          <w:p w14:paraId="040A95F9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Neutral</w:t>
            </w:r>
          </w:p>
        </w:tc>
        <w:tc>
          <w:tcPr>
            <w:tcW w:w="1440" w:type="dxa"/>
          </w:tcPr>
          <w:p w14:paraId="2528277B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Disagree</w:t>
            </w:r>
          </w:p>
        </w:tc>
        <w:tc>
          <w:tcPr>
            <w:tcW w:w="1440" w:type="dxa"/>
          </w:tcPr>
          <w:p w14:paraId="107F721A" w14:textId="77777777" w:rsidR="00665CF2" w:rsidRPr="00AF7A39" w:rsidRDefault="00665CF2" w:rsidP="0008755B">
            <w:pPr>
              <w:rPr>
                <w:rFonts w:ascii="Arsenal" w:hAnsi="Arsenal"/>
              </w:rPr>
            </w:pPr>
            <w:r w:rsidRPr="00AF7A39">
              <w:rPr>
                <w:rFonts w:ascii="Arsenal" w:hAnsi="Arsenal"/>
              </w:rPr>
              <w:t>Strongly Disagree</w:t>
            </w:r>
          </w:p>
        </w:tc>
      </w:tr>
      <w:tr w:rsidR="00665CF2" w:rsidRPr="00AF7A39" w14:paraId="642CEBFD" w14:textId="77777777" w:rsidTr="0008755B">
        <w:tc>
          <w:tcPr>
            <w:tcW w:w="1440" w:type="dxa"/>
          </w:tcPr>
          <w:p w14:paraId="01F0532B" w14:textId="18B32DA6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1.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I felt respected at work</w:t>
            </w:r>
          </w:p>
        </w:tc>
        <w:tc>
          <w:tcPr>
            <w:tcW w:w="1440" w:type="dxa"/>
          </w:tcPr>
          <w:p w14:paraId="7BB3395D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25AC8D17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67AD6FEA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03AB4592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5C98922F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6EF6A499" w14:textId="77777777" w:rsidTr="0008755B">
        <w:tc>
          <w:tcPr>
            <w:tcW w:w="1440" w:type="dxa"/>
          </w:tcPr>
          <w:p w14:paraId="2A663DBA" w14:textId="4E9B4306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2.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Team collaboration was effective</w:t>
            </w:r>
          </w:p>
        </w:tc>
        <w:tc>
          <w:tcPr>
            <w:tcW w:w="1440" w:type="dxa"/>
          </w:tcPr>
          <w:p w14:paraId="2F5AC2DE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47F27E43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3CE2B259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5FE0CA49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4DBD3713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1B51A760" w14:textId="77777777" w:rsidTr="0008755B">
        <w:tc>
          <w:tcPr>
            <w:tcW w:w="1440" w:type="dxa"/>
          </w:tcPr>
          <w:p w14:paraId="0715737A" w14:textId="4CF9A2DC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3.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Company values were practiced</w:t>
            </w:r>
          </w:p>
        </w:tc>
        <w:tc>
          <w:tcPr>
            <w:tcW w:w="1440" w:type="dxa"/>
          </w:tcPr>
          <w:p w14:paraId="5CFBC664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41F6D793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35B8F5CC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13BA7352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72E6CCF4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  <w:tr w:rsidR="00665CF2" w:rsidRPr="00AF7A39" w14:paraId="5EAB340C" w14:textId="77777777" w:rsidTr="0008755B">
        <w:tc>
          <w:tcPr>
            <w:tcW w:w="1440" w:type="dxa"/>
          </w:tcPr>
          <w:p w14:paraId="268ED5BC" w14:textId="65B9639E" w:rsidR="00665CF2" w:rsidRPr="00AF7A39" w:rsidRDefault="00AF7A39" w:rsidP="0008755B">
            <w:pPr>
              <w:rPr>
                <w:rFonts w:ascii="Arsenal" w:hAnsi="Arsenal"/>
                <w:sz w:val="20"/>
                <w:szCs w:val="20"/>
              </w:rPr>
            </w:pPr>
            <w:r w:rsidRPr="00AF7A39">
              <w:rPr>
                <w:rFonts w:ascii="Arsenal" w:hAnsi="Arsenal"/>
                <w:sz w:val="20"/>
                <w:szCs w:val="20"/>
              </w:rPr>
              <w:t>4.</w:t>
            </w:r>
            <w:r w:rsidR="00665CF2" w:rsidRPr="00AF7A39">
              <w:rPr>
                <w:rFonts w:ascii="Arsenal" w:hAnsi="Arsenal"/>
                <w:sz w:val="20"/>
                <w:szCs w:val="20"/>
              </w:rPr>
              <w:t>Communication was transparent</w:t>
            </w:r>
          </w:p>
        </w:tc>
        <w:tc>
          <w:tcPr>
            <w:tcW w:w="1440" w:type="dxa"/>
          </w:tcPr>
          <w:p w14:paraId="5A1C7470" w14:textId="77777777" w:rsidR="00665CF2" w:rsidRDefault="00665CF2" w:rsidP="0008755B">
            <w:pPr>
              <w:rPr>
                <w:rFonts w:ascii="Arsenal" w:hAnsi="Arsenal"/>
              </w:rPr>
            </w:pPr>
          </w:p>
          <w:p w14:paraId="50AA4831" w14:textId="77777777" w:rsidR="00AF7A39" w:rsidRPr="00AF7A39" w:rsidRDefault="00AF7A39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2FA050CD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34488983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5DD0338A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  <w:tc>
          <w:tcPr>
            <w:tcW w:w="1440" w:type="dxa"/>
          </w:tcPr>
          <w:p w14:paraId="175623E1" w14:textId="77777777" w:rsidR="00665CF2" w:rsidRPr="00AF7A39" w:rsidRDefault="00665CF2" w:rsidP="0008755B">
            <w:pPr>
              <w:rPr>
                <w:rFonts w:ascii="Arsenal" w:hAnsi="Arsenal"/>
              </w:rPr>
            </w:pPr>
          </w:p>
        </w:tc>
      </w:tr>
    </w:tbl>
    <w:p w14:paraId="68F88ADF" w14:textId="4DE2F6D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 xml:space="preserve">Section 8: </w:t>
      </w:r>
      <w:del w:id="11" w:author="Hiba Al Khanjari" w:date="2025-12-24T16:54:00Z" w16du:dateUtc="2025-12-24T12:54:00Z">
        <w:r w:rsidRPr="00AF7A39" w:rsidDel="00525F34">
          <w:rPr>
            <w:rFonts w:ascii="Arsenal" w:hAnsi="Arsenal"/>
            <w:b/>
            <w:bCs/>
            <w:sz w:val="24"/>
            <w:szCs w:val="24"/>
            <w:u w:val="single"/>
          </w:rPr>
          <w:delText xml:space="preserve">Policies, Processes </w:delText>
        </w:r>
      </w:del>
      <w:r w:rsidRPr="00AF7A39">
        <w:rPr>
          <w:rFonts w:ascii="Arsenal" w:hAnsi="Arsenal"/>
          <w:b/>
          <w:bCs/>
          <w:sz w:val="24"/>
          <w:szCs w:val="24"/>
          <w:u w:val="single"/>
        </w:rPr>
        <w:t>&amp; Support</w:t>
      </w:r>
    </w:p>
    <w:p w14:paraId="21F4770A" w14:textId="6FE16EAB" w:rsidR="00665CF2" w:rsidRPr="00AF7A39" w:rsidDel="00525F34" w:rsidRDefault="00665CF2" w:rsidP="00665CF2">
      <w:pPr>
        <w:rPr>
          <w:del w:id="12" w:author="Hiba Al Khanjari" w:date="2025-12-24T16:54:00Z" w16du:dateUtc="2025-12-24T12:54:00Z"/>
          <w:rFonts w:ascii="Arsenal" w:hAnsi="Arsenal"/>
        </w:rPr>
      </w:pPr>
      <w:commentRangeStart w:id="13"/>
      <w:del w:id="14" w:author="Hiba Al Khanjari" w:date="2025-12-24T16:54:00Z" w16du:dateUtc="2025-12-24T12:54:00Z">
        <w:r w:rsidRPr="00AF7A39" w:rsidDel="00525F34">
          <w:rPr>
            <w:rFonts w:ascii="Arsenal" w:hAnsi="Arsenal"/>
          </w:rPr>
          <w:delText xml:space="preserve">Were company policies clear and consistently applied?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Yes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No </w:delText>
        </w:r>
        <w:r w:rsidRPr="00AF7A39" w:rsidDel="00525F34">
          <w:rPr>
            <w:rFonts w:ascii="Segoe UI Symbol" w:hAnsi="Segoe UI Symbol" w:cs="Segoe UI Symbol"/>
          </w:rPr>
          <w:delText>☐</w:delText>
        </w:r>
        <w:r w:rsidRPr="00AF7A39" w:rsidDel="00525F34">
          <w:rPr>
            <w:rFonts w:ascii="Arsenal" w:hAnsi="Arsenal"/>
          </w:rPr>
          <w:delText xml:space="preserve"> Partially</w:delText>
        </w:r>
      </w:del>
      <w:commentRangeEnd w:id="13"/>
      <w:r w:rsidR="00525F34">
        <w:rPr>
          <w:rStyle w:val="CommentReference"/>
        </w:rPr>
        <w:commentReference w:id="13"/>
      </w:r>
    </w:p>
    <w:p w14:paraId="3A876EEF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 xml:space="preserve">Did HR provide adequate support during your employment?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Yes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No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Partially</w:t>
      </w:r>
    </w:p>
    <w:p w14:paraId="78B7986B" w14:textId="77777777" w:rsidR="00665CF2" w:rsidRPr="00E97AB0" w:rsidRDefault="00665CF2" w:rsidP="00665CF2">
      <w:pPr>
        <w:rPr>
          <w:rFonts w:ascii="Arsenal" w:hAnsi="Arsenal"/>
          <w:color w:val="EE0000"/>
        </w:rPr>
      </w:pPr>
      <w:r w:rsidRPr="00E97AB0">
        <w:rPr>
          <w:rFonts w:ascii="Arsenal" w:hAnsi="Arsenal"/>
          <w:color w:val="EE0000"/>
        </w:rPr>
        <w:t>Comments:</w:t>
      </w:r>
    </w:p>
    <w:p w14:paraId="365F39A8" w14:textId="77777777" w:rsidR="00665CF2" w:rsidRPr="00E97AB0" w:rsidRDefault="00665CF2" w:rsidP="00665CF2">
      <w:pPr>
        <w:rPr>
          <w:rFonts w:ascii="Arsenal" w:hAnsi="Arsenal"/>
          <w:color w:val="EE0000"/>
        </w:rPr>
      </w:pPr>
      <w:r w:rsidRPr="00E97AB0">
        <w:rPr>
          <w:rFonts w:ascii="Arsenal" w:hAnsi="Arsenal"/>
          <w:color w:val="EE0000"/>
        </w:rPr>
        <w:t>____________________________________________________</w:t>
      </w:r>
    </w:p>
    <w:p w14:paraId="7E33B460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  <w:u w:val="single"/>
        </w:rPr>
      </w:pPr>
      <w:r w:rsidRPr="00AF7A39">
        <w:rPr>
          <w:rFonts w:ascii="Arsenal" w:hAnsi="Arsenal"/>
          <w:b/>
          <w:bCs/>
          <w:sz w:val="24"/>
          <w:szCs w:val="24"/>
          <w:u w:val="single"/>
        </w:rPr>
        <w:t>Section 9: Employee Well-being &amp; Engagement</w:t>
      </w:r>
    </w:p>
    <w:p w14:paraId="209BB89E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 xml:space="preserve">Did you feel engaged </w:t>
      </w:r>
      <w:proofErr w:type="gramStart"/>
      <w:r w:rsidRPr="00AF7A39">
        <w:rPr>
          <w:rFonts w:ascii="Arsenal" w:hAnsi="Arsenal"/>
        </w:rPr>
        <w:t>at</w:t>
      </w:r>
      <w:proofErr w:type="gramEnd"/>
      <w:r w:rsidRPr="00AF7A39">
        <w:rPr>
          <w:rFonts w:ascii="Arsenal" w:hAnsi="Arsenal"/>
        </w:rPr>
        <w:t xml:space="preserve"> work?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Yes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Sometimes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No</w:t>
      </w:r>
    </w:p>
    <w:p w14:paraId="1106550D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Main factors affecting your engagement:</w:t>
      </w:r>
    </w:p>
    <w:p w14:paraId="3AF98A6C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Workload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Management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Career growth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Recognition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Work-life balance </w:t>
      </w:r>
      <w:r w:rsidRPr="00AF7A39">
        <w:rPr>
          <w:rFonts w:ascii="Segoe UI Symbol" w:hAnsi="Segoe UI Symbol" w:cs="Segoe UI Symbol"/>
        </w:rPr>
        <w:t>☐</w:t>
      </w:r>
      <w:r w:rsidRPr="00AF7A39">
        <w:rPr>
          <w:rFonts w:ascii="Arsenal" w:hAnsi="Arsenal"/>
        </w:rPr>
        <w:t xml:space="preserve"> Other</w:t>
      </w:r>
    </w:p>
    <w:p w14:paraId="12401BA4" w14:textId="77777777" w:rsidR="00665CF2" w:rsidRPr="00DD0F70" w:rsidRDefault="00665CF2" w:rsidP="00665CF2">
      <w:pPr>
        <w:pStyle w:val="Heading2"/>
        <w:rPr>
          <w:rFonts w:ascii="Arsenal" w:hAnsi="Arsenal"/>
          <w:b/>
          <w:bCs/>
          <w:color w:val="EE0000"/>
          <w:sz w:val="24"/>
          <w:szCs w:val="24"/>
          <w:u w:val="single"/>
        </w:rPr>
      </w:pPr>
      <w:commentRangeStart w:id="15"/>
      <w:r w:rsidRPr="00DD0F70">
        <w:rPr>
          <w:rFonts w:ascii="Arsenal" w:hAnsi="Arsenal"/>
          <w:b/>
          <w:bCs/>
          <w:color w:val="EE0000"/>
          <w:sz w:val="24"/>
          <w:szCs w:val="24"/>
          <w:u w:val="single"/>
        </w:rPr>
        <w:t>Section 10: Retention &amp; Improvement</w:t>
      </w:r>
    </w:p>
    <w:p w14:paraId="40712437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>What could the company have done to retain you?</w:t>
      </w:r>
    </w:p>
    <w:p w14:paraId="4F873051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>____________________________________________________</w:t>
      </w:r>
    </w:p>
    <w:p w14:paraId="10556134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>What should the company improve for current and future employees?</w:t>
      </w:r>
    </w:p>
    <w:p w14:paraId="367ED033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>____________________________________________________</w:t>
      </w:r>
    </w:p>
    <w:p w14:paraId="3A05F2DE" w14:textId="77777777" w:rsidR="00665CF2" w:rsidRPr="00DD0F70" w:rsidRDefault="00665CF2" w:rsidP="00665CF2">
      <w:pPr>
        <w:pStyle w:val="Heading2"/>
        <w:rPr>
          <w:rFonts w:ascii="Arsenal" w:hAnsi="Arsenal"/>
          <w:b/>
          <w:bCs/>
          <w:color w:val="EE0000"/>
          <w:sz w:val="24"/>
          <w:szCs w:val="24"/>
          <w:u w:val="single"/>
        </w:rPr>
      </w:pPr>
      <w:r w:rsidRPr="00DD0F70">
        <w:rPr>
          <w:rFonts w:ascii="Arsenal" w:hAnsi="Arsenal"/>
          <w:b/>
          <w:bCs/>
          <w:color w:val="EE0000"/>
          <w:sz w:val="24"/>
          <w:szCs w:val="24"/>
          <w:u w:val="single"/>
        </w:rPr>
        <w:t>Section 11: Rehire &amp; Recommendation</w:t>
      </w:r>
    </w:p>
    <w:p w14:paraId="11430D49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 xml:space="preserve">Would you consider </w:t>
      </w:r>
      <w:proofErr w:type="gramStart"/>
      <w:r w:rsidRPr="00DD0F70">
        <w:rPr>
          <w:rFonts w:ascii="Arsenal" w:hAnsi="Arsenal"/>
          <w:color w:val="EE0000"/>
        </w:rPr>
        <w:t>rejoining</w:t>
      </w:r>
      <w:proofErr w:type="gramEnd"/>
      <w:r w:rsidRPr="00DD0F70">
        <w:rPr>
          <w:rFonts w:ascii="Arsenal" w:hAnsi="Arsenal"/>
          <w:color w:val="EE0000"/>
        </w:rPr>
        <w:t xml:space="preserve"> the company in the future? </w:t>
      </w:r>
      <w:r w:rsidRPr="00DD0F70">
        <w:rPr>
          <w:rFonts w:ascii="Segoe UI Symbol" w:hAnsi="Segoe UI Symbol" w:cs="Segoe UI Symbol"/>
          <w:color w:val="EE0000"/>
        </w:rPr>
        <w:t>☐</w:t>
      </w:r>
      <w:r w:rsidRPr="00DD0F70">
        <w:rPr>
          <w:rFonts w:ascii="Arsenal" w:hAnsi="Arsenal"/>
          <w:color w:val="EE0000"/>
        </w:rPr>
        <w:t xml:space="preserve"> Yes </w:t>
      </w:r>
      <w:r w:rsidRPr="00DD0F70">
        <w:rPr>
          <w:rFonts w:ascii="Segoe UI Symbol" w:hAnsi="Segoe UI Symbol" w:cs="Segoe UI Symbol"/>
          <w:color w:val="EE0000"/>
        </w:rPr>
        <w:t>☐</w:t>
      </w:r>
      <w:r w:rsidRPr="00DD0F70">
        <w:rPr>
          <w:rFonts w:ascii="Arsenal" w:hAnsi="Arsenal"/>
          <w:color w:val="EE0000"/>
        </w:rPr>
        <w:t xml:space="preserve"> No </w:t>
      </w:r>
      <w:r w:rsidRPr="00DD0F70">
        <w:rPr>
          <w:rFonts w:ascii="Segoe UI Symbol" w:hAnsi="Segoe UI Symbol" w:cs="Segoe UI Symbol"/>
          <w:color w:val="EE0000"/>
        </w:rPr>
        <w:t>☐</w:t>
      </w:r>
      <w:r w:rsidRPr="00DD0F70">
        <w:rPr>
          <w:rFonts w:ascii="Arsenal" w:hAnsi="Arsenal"/>
          <w:color w:val="EE0000"/>
        </w:rPr>
        <w:t xml:space="preserve"> Maybe</w:t>
      </w:r>
    </w:p>
    <w:p w14:paraId="54616CCE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 xml:space="preserve">Would you recommend the company as an employer? </w:t>
      </w:r>
      <w:r w:rsidRPr="00DD0F70">
        <w:rPr>
          <w:rFonts w:ascii="Segoe UI Symbol" w:hAnsi="Segoe UI Symbol" w:cs="Segoe UI Symbol"/>
          <w:color w:val="EE0000"/>
        </w:rPr>
        <w:t>☐</w:t>
      </w:r>
      <w:r w:rsidRPr="00DD0F70">
        <w:rPr>
          <w:rFonts w:ascii="Arsenal" w:hAnsi="Arsenal"/>
          <w:color w:val="EE0000"/>
        </w:rPr>
        <w:t xml:space="preserve"> Yes </w:t>
      </w:r>
      <w:r w:rsidRPr="00DD0F70">
        <w:rPr>
          <w:rFonts w:ascii="Segoe UI Symbol" w:hAnsi="Segoe UI Symbol" w:cs="Segoe UI Symbol"/>
          <w:color w:val="EE0000"/>
        </w:rPr>
        <w:t>☐</w:t>
      </w:r>
      <w:r w:rsidRPr="00DD0F70">
        <w:rPr>
          <w:rFonts w:ascii="Arsenal" w:hAnsi="Arsenal"/>
          <w:color w:val="EE0000"/>
        </w:rPr>
        <w:t xml:space="preserve"> No </w:t>
      </w:r>
      <w:r w:rsidRPr="00DD0F70">
        <w:rPr>
          <w:rFonts w:ascii="Segoe UI Symbol" w:hAnsi="Segoe UI Symbol" w:cs="Segoe UI Symbol"/>
          <w:color w:val="EE0000"/>
        </w:rPr>
        <w:t>☐</w:t>
      </w:r>
      <w:r w:rsidRPr="00DD0F70">
        <w:rPr>
          <w:rFonts w:ascii="Arsenal" w:hAnsi="Arsenal"/>
          <w:color w:val="EE0000"/>
        </w:rPr>
        <w:t xml:space="preserve"> With reservations</w:t>
      </w:r>
    </w:p>
    <w:p w14:paraId="2167C01F" w14:textId="77777777" w:rsidR="00AF7A39" w:rsidRPr="00DD0F70" w:rsidRDefault="00AF7A39" w:rsidP="00665CF2">
      <w:pPr>
        <w:pStyle w:val="Heading2"/>
        <w:rPr>
          <w:rFonts w:ascii="Arsenal" w:hAnsi="Arsenal"/>
          <w:color w:val="EE0000"/>
          <w:sz w:val="24"/>
          <w:szCs w:val="24"/>
        </w:rPr>
      </w:pPr>
    </w:p>
    <w:p w14:paraId="3897F906" w14:textId="6A2B7D03" w:rsidR="00665CF2" w:rsidRPr="00DD0F70" w:rsidRDefault="00665CF2" w:rsidP="00665CF2">
      <w:pPr>
        <w:pStyle w:val="Heading2"/>
        <w:rPr>
          <w:rFonts w:ascii="Arsenal" w:hAnsi="Arsenal"/>
          <w:b/>
          <w:bCs/>
          <w:color w:val="EE0000"/>
          <w:sz w:val="24"/>
          <w:szCs w:val="24"/>
          <w:u w:val="single"/>
        </w:rPr>
      </w:pPr>
      <w:r w:rsidRPr="00DD0F70">
        <w:rPr>
          <w:rFonts w:ascii="Arsenal" w:hAnsi="Arsenal"/>
          <w:b/>
          <w:bCs/>
          <w:color w:val="EE0000"/>
          <w:sz w:val="24"/>
          <w:szCs w:val="24"/>
          <w:u w:val="single"/>
        </w:rPr>
        <w:t>Section 12: Final Comments</w:t>
      </w:r>
    </w:p>
    <w:p w14:paraId="39391B05" w14:textId="77777777" w:rsidR="00665CF2" w:rsidRPr="00DD0F70" w:rsidRDefault="00665CF2" w:rsidP="00665CF2">
      <w:pPr>
        <w:rPr>
          <w:rFonts w:ascii="Arsenal" w:hAnsi="Arsenal"/>
          <w:color w:val="EE0000"/>
        </w:rPr>
      </w:pPr>
      <w:r w:rsidRPr="00DD0F70">
        <w:rPr>
          <w:rFonts w:ascii="Arsenal" w:hAnsi="Arsenal"/>
          <w:color w:val="EE0000"/>
        </w:rPr>
        <w:t>____________________________________________________</w:t>
      </w:r>
      <w:commentRangeEnd w:id="15"/>
      <w:r w:rsidR="00525F34">
        <w:rPr>
          <w:rStyle w:val="CommentReference"/>
        </w:rPr>
        <w:commentReference w:id="15"/>
      </w:r>
    </w:p>
    <w:p w14:paraId="5ECE5F5D" w14:textId="77777777" w:rsidR="00665CF2" w:rsidRPr="00AF7A39" w:rsidRDefault="00665CF2" w:rsidP="00665CF2">
      <w:pPr>
        <w:pStyle w:val="Heading2"/>
        <w:rPr>
          <w:rFonts w:ascii="Arsenal" w:hAnsi="Arsenal"/>
          <w:b/>
          <w:bCs/>
          <w:sz w:val="24"/>
          <w:szCs w:val="24"/>
        </w:rPr>
      </w:pPr>
      <w:r w:rsidRPr="00AF7A39">
        <w:rPr>
          <w:rFonts w:ascii="Arsenal" w:hAnsi="Arsenal"/>
          <w:b/>
          <w:bCs/>
          <w:sz w:val="24"/>
          <w:szCs w:val="24"/>
        </w:rPr>
        <w:t>Acknowledgment</w:t>
      </w:r>
    </w:p>
    <w:p w14:paraId="2E2D56BE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I confirm that the above information reflects my honest feedback.</w:t>
      </w:r>
    </w:p>
    <w:p w14:paraId="7B79ADBC" w14:textId="77777777" w:rsidR="00665CF2" w:rsidRPr="00AF7A39" w:rsidRDefault="00665CF2" w:rsidP="00665CF2">
      <w:pPr>
        <w:rPr>
          <w:rFonts w:ascii="Arsenal" w:hAnsi="Arsenal"/>
        </w:rPr>
      </w:pPr>
      <w:r w:rsidRPr="00AF7A39">
        <w:rPr>
          <w:rFonts w:ascii="Arsenal" w:hAnsi="Arsenal"/>
        </w:rPr>
        <w:t>Date: ________________________________</w:t>
      </w:r>
    </w:p>
    <w:p w14:paraId="03EA72CA" w14:textId="50F1A12D" w:rsidR="00BC3C12" w:rsidRPr="00AF7A39" w:rsidRDefault="00BC3C12">
      <w:pPr>
        <w:rPr>
          <w:rFonts w:ascii="Arsenal" w:hAnsi="Arsenal"/>
          <w:color w:val="262626" w:themeColor="text1" w:themeTint="D9"/>
          <w:lang w:val="en-GB"/>
        </w:rPr>
      </w:pPr>
    </w:p>
    <w:sectPr w:rsidR="00BC3C12" w:rsidRPr="00AF7A39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Hiba Al Khanjari" w:date="2025-12-24T16:52:00Z" w:initials="HA">
    <w:p w14:paraId="532C9BB7" w14:textId="77777777" w:rsidR="00525F34" w:rsidRDefault="00525F34" w:rsidP="00525F34">
      <w:pPr>
        <w:pStyle w:val="CommentText"/>
      </w:pPr>
      <w:r>
        <w:rPr>
          <w:rStyle w:val="CommentReference"/>
        </w:rPr>
        <w:annotationRef/>
      </w:r>
      <w:r>
        <w:t xml:space="preserve">To be removed </w:t>
      </w:r>
    </w:p>
  </w:comment>
  <w:comment w:id="4" w:author="Hiba Al Khanjari" w:date="2025-12-24T16:53:00Z" w:initials="HA">
    <w:p w14:paraId="03311D82" w14:textId="77777777" w:rsidR="00525F34" w:rsidRDefault="00525F34" w:rsidP="00525F34">
      <w:pPr>
        <w:pStyle w:val="CommentText"/>
      </w:pPr>
      <w:r>
        <w:rPr>
          <w:rStyle w:val="CommentReference"/>
        </w:rPr>
        <w:annotationRef/>
      </w:r>
      <w:r>
        <w:t>Remove this</w:t>
      </w:r>
    </w:p>
  </w:comment>
  <w:comment w:id="13" w:author="Hiba Al Khanjari" w:date="2025-12-24T16:54:00Z" w:initials="HA">
    <w:p w14:paraId="01C4B090" w14:textId="77777777" w:rsidR="00525F34" w:rsidRDefault="00525F34" w:rsidP="00525F34">
      <w:pPr>
        <w:pStyle w:val="CommentText"/>
      </w:pPr>
      <w:r>
        <w:rPr>
          <w:rStyle w:val="CommentReference"/>
        </w:rPr>
        <w:annotationRef/>
      </w:r>
      <w:r>
        <w:t xml:space="preserve">Remove this </w:t>
      </w:r>
    </w:p>
  </w:comment>
  <w:comment w:id="15" w:author="Hiba Al Khanjari" w:date="2025-12-24T16:54:00Z" w:initials="HA">
    <w:p w14:paraId="5AE9CDAA" w14:textId="77777777" w:rsidR="00525F34" w:rsidRDefault="00525F34" w:rsidP="00525F34">
      <w:pPr>
        <w:pStyle w:val="CommentText"/>
      </w:pPr>
      <w:r>
        <w:rPr>
          <w:rStyle w:val="CommentReference"/>
        </w:rPr>
        <w:annotationRef/>
      </w:r>
      <w:r>
        <w:t xml:space="preserve">Important to keep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2C9BB7" w15:done="0"/>
  <w15:commentEx w15:paraId="03311D82" w15:done="0"/>
  <w15:commentEx w15:paraId="01C4B090" w15:done="0"/>
  <w15:commentEx w15:paraId="5AE9CD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C86972" w16cex:dateUtc="2025-12-24T12:52:00Z"/>
  <w16cex:commentExtensible w16cex:durableId="107C413F" w16cex:dateUtc="2025-12-24T12:53:00Z"/>
  <w16cex:commentExtensible w16cex:durableId="674E3AA2" w16cex:dateUtc="2025-12-24T12:54:00Z"/>
  <w16cex:commentExtensible w16cex:durableId="28F555EA" w16cex:dateUtc="2025-12-24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2C9BB7" w16cid:durableId="26C86972"/>
  <w16cid:commentId w16cid:paraId="03311D82" w16cid:durableId="107C413F"/>
  <w16cid:commentId w16cid:paraId="01C4B090" w16cid:durableId="674E3AA2"/>
  <w16cid:commentId w16cid:paraId="5AE9CDAA" w16cid:durableId="28F555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9DBAD" w14:textId="77777777" w:rsidR="005A3320" w:rsidRDefault="005A3320" w:rsidP="00BC3C12">
      <w:pPr>
        <w:spacing w:after="0" w:line="240" w:lineRule="auto"/>
      </w:pPr>
      <w:r>
        <w:separator/>
      </w:r>
    </w:p>
  </w:endnote>
  <w:endnote w:type="continuationSeparator" w:id="0">
    <w:p w14:paraId="1076BB89" w14:textId="77777777" w:rsidR="005A3320" w:rsidRDefault="005A3320" w:rsidP="00BC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senal">
    <w:altName w:val="Calibri"/>
    <w:panose1 w:val="00000000000000000000"/>
    <w:charset w:val="4D"/>
    <w:family w:val="auto"/>
    <w:pitch w:val="variable"/>
    <w:sig w:usb0="A000022F" w:usb1="5000C0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A65A" w14:textId="33ECBB9A" w:rsidR="00992989" w:rsidRDefault="00992989">
    <w:pPr>
      <w:pStyle w:val="Footer"/>
    </w:pPr>
    <w:r w:rsidRPr="00992989">
      <w:rPr>
        <w:noProof/>
      </w:rPr>
      <w:drawing>
        <wp:anchor distT="0" distB="0" distL="114300" distR="114300" simplePos="0" relativeHeight="251659264" behindDoc="0" locked="0" layoutInCell="1" allowOverlap="1" wp14:anchorId="2D7139D3" wp14:editId="03C4F860">
          <wp:simplePos x="0" y="0"/>
          <wp:positionH relativeFrom="column">
            <wp:posOffset>3629366</wp:posOffset>
          </wp:positionH>
          <wp:positionV relativeFrom="paragraph">
            <wp:posOffset>-2909179</wp:posOffset>
          </wp:positionV>
          <wp:extent cx="5545455" cy="8229600"/>
          <wp:effectExtent l="0" t="0" r="0" b="0"/>
          <wp:wrapThrough wrapText="bothSides">
            <wp:wrapPolygon edited="0">
              <wp:start x="9498" y="5833"/>
              <wp:lineTo x="4304" y="6933"/>
              <wp:lineTo x="3018" y="7467"/>
              <wp:lineTo x="2276" y="8033"/>
              <wp:lineTo x="1731" y="8567"/>
              <wp:lineTo x="1336" y="9100"/>
              <wp:lineTo x="1336" y="9133"/>
              <wp:lineTo x="1138" y="9533"/>
              <wp:lineTo x="5194" y="9533"/>
              <wp:lineTo x="5441" y="8567"/>
              <wp:lineTo x="5689" y="8033"/>
              <wp:lineTo x="6381" y="8033"/>
              <wp:lineTo x="12713" y="7567"/>
              <wp:lineTo x="12960" y="7500"/>
              <wp:lineTo x="13158" y="7233"/>
              <wp:lineTo x="13158" y="6233"/>
              <wp:lineTo x="12021" y="5967"/>
              <wp:lineTo x="10982" y="5833"/>
              <wp:lineTo x="9498" y="5833"/>
            </wp:wrapPolygon>
          </wp:wrapThrough>
          <wp:docPr id="21245769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769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5455" cy="82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947B" w14:textId="77777777" w:rsidR="005A3320" w:rsidRDefault="005A3320" w:rsidP="00BC3C12">
      <w:pPr>
        <w:spacing w:after="0" w:line="240" w:lineRule="auto"/>
      </w:pPr>
      <w:r>
        <w:separator/>
      </w:r>
    </w:p>
  </w:footnote>
  <w:footnote w:type="continuationSeparator" w:id="0">
    <w:p w14:paraId="7BF6DEBE" w14:textId="77777777" w:rsidR="005A3320" w:rsidRDefault="005A3320" w:rsidP="00BC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5FCF" w14:textId="24643908" w:rsidR="00BC3C12" w:rsidRDefault="00BC3C12">
    <w:pPr>
      <w:pStyle w:val="Header"/>
    </w:pPr>
    <w:r w:rsidRPr="00BC3C12">
      <w:rPr>
        <w:noProof/>
      </w:rPr>
      <w:drawing>
        <wp:anchor distT="0" distB="0" distL="114300" distR="114300" simplePos="0" relativeHeight="251658240" behindDoc="1" locked="0" layoutInCell="1" allowOverlap="1" wp14:anchorId="2806F118" wp14:editId="538DEA47">
          <wp:simplePos x="0" y="0"/>
          <wp:positionH relativeFrom="column">
            <wp:posOffset>-283210</wp:posOffset>
          </wp:positionH>
          <wp:positionV relativeFrom="paragraph">
            <wp:posOffset>84455</wp:posOffset>
          </wp:positionV>
          <wp:extent cx="2592705" cy="854075"/>
          <wp:effectExtent l="0" t="0" r="0" b="0"/>
          <wp:wrapTight wrapText="bothSides">
            <wp:wrapPolygon edited="0">
              <wp:start x="5079" y="0"/>
              <wp:lineTo x="0" y="0"/>
              <wp:lineTo x="0" y="7709"/>
              <wp:lineTo x="529" y="10278"/>
              <wp:lineTo x="529" y="14454"/>
              <wp:lineTo x="2645" y="15417"/>
              <wp:lineTo x="10263" y="15417"/>
              <wp:lineTo x="8888" y="20556"/>
              <wp:lineTo x="9099" y="21199"/>
              <wp:lineTo x="9734" y="21199"/>
              <wp:lineTo x="9946" y="20556"/>
              <wp:lineTo x="19045" y="18950"/>
              <wp:lineTo x="19151" y="17023"/>
              <wp:lineTo x="12908" y="15417"/>
              <wp:lineTo x="21478" y="14132"/>
              <wp:lineTo x="21478" y="7387"/>
              <wp:lineTo x="7406" y="5139"/>
              <wp:lineTo x="19997" y="5139"/>
              <wp:lineTo x="20949" y="4818"/>
              <wp:lineTo x="20738" y="0"/>
              <wp:lineTo x="5079" y="0"/>
            </wp:wrapPolygon>
          </wp:wrapTight>
          <wp:docPr id="19074221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42218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2705" cy="854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iba Al Khanjari">
    <w15:presenceInfo w15:providerId="AD" w15:userId="S::60456@hq.omanair.com::cdde3235-679f-4142-b11f-3330a59655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12"/>
    <w:rsid w:val="00032762"/>
    <w:rsid w:val="000F2974"/>
    <w:rsid w:val="001C16A3"/>
    <w:rsid w:val="00417A67"/>
    <w:rsid w:val="005064D0"/>
    <w:rsid w:val="00525F34"/>
    <w:rsid w:val="005A3320"/>
    <w:rsid w:val="00665CF2"/>
    <w:rsid w:val="0080173F"/>
    <w:rsid w:val="00992989"/>
    <w:rsid w:val="00A4597A"/>
    <w:rsid w:val="00AF7A39"/>
    <w:rsid w:val="00B82E2C"/>
    <w:rsid w:val="00BB1699"/>
    <w:rsid w:val="00BC3C12"/>
    <w:rsid w:val="00DD0F70"/>
    <w:rsid w:val="00E363FE"/>
    <w:rsid w:val="00E97AB0"/>
    <w:rsid w:val="00ED664C"/>
    <w:rsid w:val="00F0322F"/>
    <w:rsid w:val="00F8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B77D7"/>
  <w15:chartTrackingRefBased/>
  <w15:docId w15:val="{343C7207-2FF1-C24E-B38B-80AAF725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3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C12"/>
  </w:style>
  <w:style w:type="paragraph" w:styleId="Footer">
    <w:name w:val="footer"/>
    <w:basedOn w:val="Normal"/>
    <w:link w:val="FooterChar"/>
    <w:uiPriority w:val="99"/>
    <w:unhideWhenUsed/>
    <w:rsid w:val="00BC3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C12"/>
  </w:style>
  <w:style w:type="paragraph" w:styleId="Revision">
    <w:name w:val="Revision"/>
    <w:hidden/>
    <w:uiPriority w:val="99"/>
    <w:semiHidden/>
    <w:rsid w:val="00525F3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25F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5F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5F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F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F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490</Words>
  <Characters>3225</Characters>
  <Application>Microsoft Office Word</Application>
  <DocSecurity>4</DocSecurity>
  <Lines>169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AlMamari</dc:creator>
  <cp:keywords/>
  <dc:description/>
  <cp:lastModifiedBy>Hiba Al Khanjari</cp:lastModifiedBy>
  <cp:revision>2</cp:revision>
  <dcterms:created xsi:type="dcterms:W3CDTF">2025-12-24T12:54:00Z</dcterms:created>
  <dcterms:modified xsi:type="dcterms:W3CDTF">2025-12-24T12:54:00Z</dcterms:modified>
</cp:coreProperties>
</file>